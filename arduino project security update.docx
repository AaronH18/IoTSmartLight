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37BDB7" w14:textId="31313FEB" w:rsidR="00EA2650" w:rsidRDefault="00411249" w:rsidP="00411249">
      <w:pPr>
        <w:jc w:val="center"/>
        <w:rPr>
          <w:rFonts w:ascii="Rockwell Extra Bold" w:hAnsi="Rockwell Extra Bold"/>
          <w:b/>
          <w:bCs/>
          <w:u w:val="single"/>
        </w:rPr>
      </w:pPr>
      <w:r w:rsidRPr="00411249">
        <w:rPr>
          <w:rFonts w:ascii="Rockwell Extra Bold" w:hAnsi="Rockwell Extra Bold"/>
          <w:b/>
          <w:bCs/>
          <w:u w:val="single"/>
        </w:rPr>
        <w:t>Arduino yun</w:t>
      </w:r>
      <w:r w:rsidR="00062EA0">
        <w:rPr>
          <w:rFonts w:ascii="Rockwell Extra Bold" w:hAnsi="Rockwell Extra Bold"/>
          <w:b/>
          <w:bCs/>
          <w:u w:val="single"/>
        </w:rPr>
        <w:t xml:space="preserve"> project</w:t>
      </w:r>
      <w:r w:rsidRPr="00411249">
        <w:rPr>
          <w:rFonts w:ascii="Rockwell Extra Bold" w:hAnsi="Rockwell Extra Bold"/>
          <w:b/>
          <w:bCs/>
          <w:u w:val="single"/>
        </w:rPr>
        <w:t xml:space="preserve"> Security</w:t>
      </w:r>
    </w:p>
    <w:p w14:paraId="19215C6C" w14:textId="2FE36AE2" w:rsidR="004E563D" w:rsidRDefault="004E563D" w:rsidP="00411249">
      <w:pPr>
        <w:jc w:val="center"/>
        <w:rPr>
          <w:rFonts w:ascii="Rockwell Extra Bold" w:hAnsi="Rockwell Extra Bold"/>
          <w:b/>
          <w:bCs/>
          <w:u w:val="single"/>
        </w:rPr>
      </w:pPr>
    </w:p>
    <w:p w14:paraId="5040AE36" w14:textId="36E7B960" w:rsidR="002B5528" w:rsidRPr="004D2E0B" w:rsidRDefault="00D101BD" w:rsidP="004E563D">
      <w:pPr>
        <w:rPr>
          <w:sz w:val="24"/>
          <w:szCs w:val="24"/>
        </w:rPr>
      </w:pPr>
      <w:r w:rsidRPr="002B5528">
        <w:rPr>
          <w:rFonts w:cstheme="minorHAnsi"/>
          <w:sz w:val="24"/>
          <w:szCs w:val="24"/>
        </w:rPr>
        <w:t xml:space="preserve">There are so many </w:t>
      </w:r>
      <w:r w:rsidR="008B05C0" w:rsidRPr="002B5528">
        <w:rPr>
          <w:rFonts w:cstheme="minorHAnsi"/>
          <w:sz w:val="24"/>
          <w:szCs w:val="24"/>
        </w:rPr>
        <w:t xml:space="preserve">security risks in 2021 more and more often we seem to hear about </w:t>
      </w:r>
      <w:r w:rsidR="00D046E2" w:rsidRPr="002B5528">
        <w:rPr>
          <w:rFonts w:cstheme="minorHAnsi"/>
          <w:sz w:val="24"/>
          <w:szCs w:val="24"/>
        </w:rPr>
        <w:t xml:space="preserve">security breaches and people’s personal information being </w:t>
      </w:r>
      <w:r w:rsidR="00637998" w:rsidRPr="002B5528">
        <w:rPr>
          <w:rFonts w:cstheme="minorHAnsi"/>
          <w:sz w:val="24"/>
          <w:szCs w:val="24"/>
        </w:rPr>
        <w:t xml:space="preserve">compromised. </w:t>
      </w:r>
      <w:r w:rsidR="00062EA0" w:rsidRPr="002B5528">
        <w:rPr>
          <w:rFonts w:cstheme="minorHAnsi"/>
          <w:sz w:val="24"/>
          <w:szCs w:val="24"/>
        </w:rPr>
        <w:t xml:space="preserve">These days everything seems to be connected to the internet so it is important we look at what security we can </w:t>
      </w:r>
      <w:r w:rsidR="006F4558" w:rsidRPr="002B5528">
        <w:rPr>
          <w:rFonts w:cstheme="minorHAnsi"/>
          <w:sz w:val="24"/>
          <w:szCs w:val="24"/>
        </w:rPr>
        <w:t>implement to</w:t>
      </w:r>
      <w:r w:rsidR="00062EA0" w:rsidRPr="002B5528">
        <w:rPr>
          <w:rFonts w:cstheme="minorHAnsi"/>
          <w:sz w:val="24"/>
          <w:szCs w:val="24"/>
        </w:rPr>
        <w:t xml:space="preserve"> our project in the future to avoid any security attacks or </w:t>
      </w:r>
      <w:r w:rsidR="006F4558" w:rsidRPr="002B5528">
        <w:rPr>
          <w:rFonts w:cstheme="minorHAnsi"/>
          <w:sz w:val="24"/>
          <w:szCs w:val="24"/>
        </w:rPr>
        <w:t>limit some of the vulnerabilities available to target.</w:t>
      </w:r>
      <w:r w:rsidR="00AB64B0" w:rsidRPr="002B5528">
        <w:rPr>
          <w:rFonts w:cstheme="minorHAnsi"/>
          <w:sz w:val="24"/>
          <w:szCs w:val="24"/>
        </w:rPr>
        <w:t xml:space="preserve"> The best and possibly most obvious place to start would be with your home </w:t>
      </w:r>
      <w:r w:rsidR="002B5528" w:rsidRPr="002B5528">
        <w:rPr>
          <w:rFonts w:cstheme="minorHAnsi"/>
          <w:sz w:val="24"/>
          <w:szCs w:val="24"/>
        </w:rPr>
        <w:t>Wi-Fi</w:t>
      </w:r>
      <w:r w:rsidR="00AB64B0" w:rsidRPr="002B5528">
        <w:rPr>
          <w:rFonts w:cstheme="minorHAnsi"/>
          <w:sz w:val="24"/>
          <w:szCs w:val="24"/>
        </w:rPr>
        <w:t xml:space="preserve"> changing from the default password will limit access to any unauthorized users and limit some of </w:t>
      </w:r>
      <w:r w:rsidR="002B5528" w:rsidRPr="002B5528">
        <w:rPr>
          <w:rFonts w:cstheme="minorHAnsi"/>
          <w:sz w:val="24"/>
          <w:szCs w:val="24"/>
        </w:rPr>
        <w:t>t</w:t>
      </w:r>
      <w:r w:rsidR="00AB64B0" w:rsidRPr="002B5528">
        <w:rPr>
          <w:rFonts w:cstheme="minorHAnsi"/>
          <w:sz w:val="24"/>
          <w:szCs w:val="24"/>
        </w:rPr>
        <w:t>he opportunities to attack the Arduino project or the code.</w:t>
      </w:r>
      <w:r w:rsidR="002B5528" w:rsidRPr="002B5528">
        <w:rPr>
          <w:rFonts w:cstheme="minorHAnsi"/>
          <w:sz w:val="24"/>
          <w:szCs w:val="24"/>
        </w:rPr>
        <w:t xml:space="preserve"> Another good option would be to use DCHP where possible to reserve the mac address to avoid the </w:t>
      </w:r>
      <w:del w:id="0" w:author="Kieran Boyle" w:date="2021-04-25T08:25:00Z">
        <w:r w:rsidR="002B5528" w:rsidRPr="002B5528" w:rsidDel="00597C4C">
          <w:rPr>
            <w:rFonts w:cstheme="minorHAnsi"/>
            <w:sz w:val="24"/>
            <w:szCs w:val="24"/>
          </w:rPr>
          <w:delText>yun</w:delText>
        </w:r>
      </w:del>
      <w:ins w:id="1" w:author="Kieran Boyle" w:date="2021-04-25T08:25:00Z">
        <w:r w:rsidR="00597C4C" w:rsidRPr="002B5528">
          <w:rPr>
            <w:rFonts w:cstheme="minorHAnsi"/>
            <w:sz w:val="24"/>
            <w:szCs w:val="24"/>
          </w:rPr>
          <w:t>Yun</w:t>
        </w:r>
      </w:ins>
      <w:r w:rsidR="002B5528" w:rsidRPr="002B5528">
        <w:rPr>
          <w:rFonts w:cstheme="minorHAnsi"/>
          <w:sz w:val="24"/>
          <w:szCs w:val="24"/>
        </w:rPr>
        <w:t xml:space="preserve"> being unable to access the network.</w:t>
      </w:r>
      <w:r w:rsidR="00AB64B0" w:rsidRPr="002B5528">
        <w:rPr>
          <w:rFonts w:cstheme="minorHAnsi"/>
          <w:sz w:val="24"/>
          <w:szCs w:val="24"/>
        </w:rPr>
        <w:t xml:space="preserve"> It would be </w:t>
      </w:r>
      <w:r w:rsidR="002B5528" w:rsidRPr="002B5528">
        <w:rPr>
          <w:rFonts w:cstheme="minorHAnsi"/>
          <w:sz w:val="24"/>
          <w:szCs w:val="24"/>
        </w:rPr>
        <w:t>a smart</w:t>
      </w:r>
      <w:r w:rsidR="00AB64B0" w:rsidRPr="002B5528">
        <w:rPr>
          <w:rFonts w:cstheme="minorHAnsi"/>
          <w:sz w:val="24"/>
          <w:szCs w:val="24"/>
        </w:rPr>
        <w:t xml:space="preserve"> option</w:t>
      </w:r>
      <w:r w:rsidR="002B5528" w:rsidRPr="002B5528">
        <w:rPr>
          <w:rFonts w:cstheme="minorHAnsi"/>
          <w:sz w:val="24"/>
          <w:szCs w:val="24"/>
        </w:rPr>
        <w:t xml:space="preserve"> in my opinion</w:t>
      </w:r>
      <w:r w:rsidR="00AB64B0" w:rsidRPr="002B5528">
        <w:rPr>
          <w:rFonts w:cstheme="minorHAnsi"/>
          <w:sz w:val="24"/>
          <w:szCs w:val="24"/>
        </w:rPr>
        <w:t xml:space="preserve"> to use camel casing and numbers and symbols to ensure your password is as difficult as possible for anyone to try and guess. Example Pa$sw0Rd this makes the password difficult for anyone to figure out and its recommended you do not share your password with anyone else. </w:t>
      </w:r>
      <w:r w:rsidR="006A24DA" w:rsidRPr="002B5528">
        <w:rPr>
          <w:rFonts w:cstheme="minorHAnsi"/>
          <w:sz w:val="24"/>
          <w:szCs w:val="24"/>
        </w:rPr>
        <w:t xml:space="preserve">The Arduino </w:t>
      </w:r>
      <w:del w:id="2" w:author="Kieran Boyle" w:date="2021-04-25T08:25:00Z">
        <w:r w:rsidR="006A24DA" w:rsidRPr="002B5528" w:rsidDel="00597C4C">
          <w:rPr>
            <w:rFonts w:cstheme="minorHAnsi"/>
            <w:sz w:val="24"/>
            <w:szCs w:val="24"/>
          </w:rPr>
          <w:delText>yun</w:delText>
        </w:r>
      </w:del>
      <w:ins w:id="3" w:author="Kieran Boyle" w:date="2021-04-25T08:25:00Z">
        <w:r w:rsidR="00597C4C" w:rsidRPr="002B5528">
          <w:rPr>
            <w:rFonts w:cstheme="minorHAnsi"/>
            <w:sz w:val="24"/>
            <w:szCs w:val="24"/>
          </w:rPr>
          <w:t>Yun</w:t>
        </w:r>
      </w:ins>
      <w:r w:rsidR="006A24DA" w:rsidRPr="002B5528">
        <w:rPr>
          <w:rFonts w:cstheme="minorHAnsi"/>
          <w:sz w:val="24"/>
          <w:szCs w:val="24"/>
        </w:rPr>
        <w:t xml:space="preserve"> </w:t>
      </w:r>
      <w:r w:rsidR="006A24DA" w:rsidRPr="002B5528">
        <w:rPr>
          <w:sz w:val="24"/>
          <w:szCs w:val="24"/>
        </w:rPr>
        <w:t xml:space="preserve">address 192.168.240.1. can be accessible through the hotspot so it is a good idea to make sure another strong password is used on the interface configuration website and is not left as the default password. </w:t>
      </w:r>
      <w:r w:rsidR="00725AE6" w:rsidRPr="002B5528">
        <w:rPr>
          <w:sz w:val="24"/>
          <w:szCs w:val="24"/>
        </w:rPr>
        <w:t xml:space="preserve">one other way to add some protection to the project would be the use on online debugger software such as visual micro which is a plug in available via Microsoft that is used to Create cross platform programs on Arduino.  For further security </w:t>
      </w:r>
      <w:ins w:id="4" w:author="Kieran Boyle" w:date="2021-04-25T11:00:00Z">
        <w:r w:rsidR="00266084">
          <w:rPr>
            <w:sz w:val="24"/>
            <w:szCs w:val="24"/>
          </w:rPr>
          <w:t>we</w:t>
        </w:r>
      </w:ins>
      <w:ins w:id="5" w:author="Kieran Boyle" w:date="2021-04-25T08:26:00Z">
        <w:r w:rsidR="00BF1797">
          <w:rPr>
            <w:sz w:val="24"/>
            <w:szCs w:val="24"/>
          </w:rPr>
          <w:t xml:space="preserve"> have sourced the </w:t>
        </w:r>
      </w:ins>
      <w:ins w:id="6" w:author="Kieran Boyle" w:date="2021-04-25T08:36:00Z">
        <w:r w:rsidR="004F1B7F">
          <w:rPr>
            <w:sz w:val="24"/>
            <w:szCs w:val="24"/>
          </w:rPr>
          <w:t>two-factor</w:t>
        </w:r>
      </w:ins>
      <w:ins w:id="7" w:author="Kieran Boyle" w:date="2021-04-25T08:27:00Z">
        <w:r w:rsidR="00BF1797">
          <w:rPr>
            <w:sz w:val="24"/>
            <w:szCs w:val="24"/>
          </w:rPr>
          <w:t xml:space="preserve"> </w:t>
        </w:r>
        <w:r w:rsidR="000053AE">
          <w:rPr>
            <w:sz w:val="24"/>
            <w:szCs w:val="24"/>
          </w:rPr>
          <w:t xml:space="preserve">authentication on the </w:t>
        </w:r>
      </w:ins>
      <w:ins w:id="8" w:author="Kieran Boyle" w:date="2021-04-25T08:34:00Z">
        <w:r w:rsidR="000B3559">
          <w:rPr>
            <w:sz w:val="24"/>
            <w:szCs w:val="24"/>
          </w:rPr>
          <w:t>Arduino</w:t>
        </w:r>
      </w:ins>
      <w:ins w:id="9" w:author="Kieran Boyle" w:date="2021-04-25T08:35:00Z">
        <w:r w:rsidR="00502F2D">
          <w:rPr>
            <w:sz w:val="24"/>
            <w:szCs w:val="24"/>
          </w:rPr>
          <w:t xml:space="preserve"> website. </w:t>
        </w:r>
        <w:r w:rsidR="004F1B7F">
          <w:rPr>
            <w:sz w:val="24"/>
            <w:szCs w:val="24"/>
          </w:rPr>
          <w:t xml:space="preserve">This </w:t>
        </w:r>
      </w:ins>
      <w:ins w:id="10" w:author="Kieran Boyle" w:date="2021-04-25T08:39:00Z">
        <w:r w:rsidR="00AC76D7">
          <w:rPr>
            <w:sz w:val="24"/>
            <w:szCs w:val="24"/>
          </w:rPr>
          <w:t xml:space="preserve">allows you to scan a qr code </w:t>
        </w:r>
        <w:r w:rsidR="00E350A0">
          <w:rPr>
            <w:sz w:val="24"/>
            <w:szCs w:val="24"/>
          </w:rPr>
          <w:t>which gives you an authentication code that cha</w:t>
        </w:r>
      </w:ins>
      <w:ins w:id="11" w:author="Kieran Boyle" w:date="2021-04-25T08:40:00Z">
        <w:r w:rsidR="00E350A0">
          <w:rPr>
            <w:sz w:val="24"/>
            <w:szCs w:val="24"/>
          </w:rPr>
          <w:t>nges every thirty seconds.</w:t>
        </w:r>
      </w:ins>
      <w:ins w:id="12" w:author="Kieran Boyle" w:date="2021-04-25T08:36:00Z">
        <w:r w:rsidR="004F1B7F">
          <w:rPr>
            <w:sz w:val="24"/>
            <w:szCs w:val="24"/>
          </w:rPr>
          <w:t xml:space="preserve"> </w:t>
        </w:r>
      </w:ins>
      <w:ins w:id="13" w:author="Kieran Boyle" w:date="2021-04-25T08:42:00Z">
        <w:r w:rsidR="00AE16B7">
          <w:rPr>
            <w:sz w:val="24"/>
            <w:szCs w:val="24"/>
          </w:rPr>
          <w:t xml:space="preserve">You will then be required to enter the code </w:t>
        </w:r>
      </w:ins>
      <w:ins w:id="14" w:author="Kieran Boyle" w:date="2021-04-25T08:43:00Z">
        <w:r w:rsidR="00F9256F">
          <w:rPr>
            <w:sz w:val="24"/>
            <w:szCs w:val="24"/>
          </w:rPr>
          <w:t xml:space="preserve">and once this is done you receive a recovery code which you must keep safe as </w:t>
        </w:r>
        <w:r w:rsidR="00B526EA">
          <w:rPr>
            <w:sz w:val="24"/>
            <w:szCs w:val="24"/>
          </w:rPr>
          <w:t xml:space="preserve">you will need this to </w:t>
        </w:r>
      </w:ins>
      <w:ins w:id="15" w:author="Kieran Boyle" w:date="2021-04-25T08:44:00Z">
        <w:r w:rsidR="009C1D66">
          <w:rPr>
            <w:sz w:val="24"/>
            <w:szCs w:val="24"/>
          </w:rPr>
          <w:t>restore your account</w:t>
        </w:r>
      </w:ins>
      <w:ins w:id="16" w:author="Kieran Boyle" w:date="2021-04-25T08:47:00Z">
        <w:r w:rsidR="0095364D">
          <w:rPr>
            <w:sz w:val="24"/>
            <w:szCs w:val="24"/>
          </w:rPr>
          <w:t xml:space="preserve"> should you forget your password</w:t>
        </w:r>
      </w:ins>
      <w:ins w:id="17" w:author="Kieran Boyle" w:date="2021-04-25T08:44:00Z">
        <w:r w:rsidR="00AC2EE8">
          <w:rPr>
            <w:sz w:val="24"/>
            <w:szCs w:val="24"/>
          </w:rPr>
          <w:t>.</w:t>
        </w:r>
      </w:ins>
      <w:ins w:id="18" w:author="Kieran Boyle" w:date="2021-04-25T09:24:00Z">
        <w:r w:rsidR="00282087">
          <w:rPr>
            <w:sz w:val="24"/>
            <w:szCs w:val="24"/>
          </w:rPr>
          <w:t xml:space="preserve"> </w:t>
        </w:r>
      </w:ins>
      <w:ins w:id="19" w:author="Kieran Boyle" w:date="2021-04-25T09:25:00Z">
        <w:r w:rsidR="0026379D">
          <w:rPr>
            <w:sz w:val="24"/>
            <w:szCs w:val="24"/>
          </w:rPr>
          <w:t>Th</w:t>
        </w:r>
      </w:ins>
      <w:ins w:id="20" w:author="Kieran Boyle" w:date="2021-04-25T09:26:00Z">
        <w:r w:rsidR="0026379D">
          <w:rPr>
            <w:sz w:val="24"/>
            <w:szCs w:val="24"/>
          </w:rPr>
          <w:t xml:space="preserve">is adds an extra layer of security which requires both your password and a </w:t>
        </w:r>
      </w:ins>
      <w:ins w:id="21" w:author="Kieran Boyle" w:date="2021-04-25T09:28:00Z">
        <w:r w:rsidR="00897779">
          <w:rPr>
            <w:sz w:val="24"/>
            <w:szCs w:val="24"/>
          </w:rPr>
          <w:t>six-digit</w:t>
        </w:r>
      </w:ins>
      <w:ins w:id="22" w:author="Kieran Boyle" w:date="2021-04-25T09:26:00Z">
        <w:r w:rsidR="00765990">
          <w:rPr>
            <w:sz w:val="24"/>
            <w:szCs w:val="24"/>
          </w:rPr>
          <w:t xml:space="preserve"> pin sent to your authentication</w:t>
        </w:r>
      </w:ins>
      <w:ins w:id="23" w:author="Kieran Boyle" w:date="2021-04-25T09:27:00Z">
        <w:r w:rsidR="00417F91">
          <w:rPr>
            <w:sz w:val="24"/>
            <w:szCs w:val="24"/>
          </w:rPr>
          <w:t xml:space="preserve"> app</w:t>
        </w:r>
        <w:r w:rsidR="00B45BA6">
          <w:rPr>
            <w:sz w:val="24"/>
            <w:szCs w:val="24"/>
          </w:rPr>
          <w:t xml:space="preserve"> on your mobile phone. This means should someone get your password they </w:t>
        </w:r>
      </w:ins>
      <w:ins w:id="24" w:author="Kieran Boyle" w:date="2021-04-25T09:28:00Z">
        <w:r w:rsidR="00897779">
          <w:rPr>
            <w:sz w:val="24"/>
            <w:szCs w:val="24"/>
          </w:rPr>
          <w:t>still need the code sent to your mobile, without this they cannot log in.</w:t>
        </w:r>
      </w:ins>
      <w:ins w:id="25" w:author="Kieran Boyle" w:date="2021-04-25T10:41:00Z">
        <w:r w:rsidR="00B10290">
          <w:rPr>
            <w:sz w:val="24"/>
            <w:szCs w:val="24"/>
          </w:rPr>
          <w:t xml:space="preserve"> we have also sourced some </w:t>
        </w:r>
        <w:r w:rsidR="003C6FA0">
          <w:rPr>
            <w:sz w:val="24"/>
            <w:szCs w:val="24"/>
          </w:rPr>
          <w:t xml:space="preserve">code which allows us to send a http request to a client and can receive </w:t>
        </w:r>
        <w:r w:rsidR="000C3413">
          <w:rPr>
            <w:sz w:val="24"/>
            <w:szCs w:val="24"/>
          </w:rPr>
          <w:t>data back from the client. For added security as http is not fully secu</w:t>
        </w:r>
      </w:ins>
      <w:ins w:id="26" w:author="Kieran Boyle" w:date="2021-04-25T10:42:00Z">
        <w:r w:rsidR="000C3413">
          <w:rPr>
            <w:sz w:val="24"/>
            <w:szCs w:val="24"/>
          </w:rPr>
          <w:t>re, we have a code encryption which encr</w:t>
        </w:r>
        <w:r w:rsidR="006E1245">
          <w:rPr>
            <w:sz w:val="24"/>
            <w:szCs w:val="24"/>
          </w:rPr>
          <w:t xml:space="preserve">ypts any data received. </w:t>
        </w:r>
      </w:ins>
      <w:ins w:id="27" w:author="Kieran Boyle" w:date="2021-04-25T10:43:00Z">
        <w:r w:rsidR="00045E33">
          <w:rPr>
            <w:sz w:val="24"/>
            <w:szCs w:val="24"/>
          </w:rPr>
          <w:t xml:space="preserve">Some other security </w:t>
        </w:r>
      </w:ins>
      <w:ins w:id="28" w:author="Kieran Boyle" w:date="2021-04-25T10:49:00Z">
        <w:r w:rsidR="009E64BD">
          <w:rPr>
            <w:sz w:val="24"/>
            <w:szCs w:val="24"/>
          </w:rPr>
          <w:t>available</w:t>
        </w:r>
      </w:ins>
      <w:ins w:id="29" w:author="Kieran Boyle" w:date="2021-04-25T10:43:00Z">
        <w:r w:rsidR="00045E33">
          <w:rPr>
            <w:sz w:val="24"/>
            <w:szCs w:val="24"/>
          </w:rPr>
          <w:t xml:space="preserve"> is the </w:t>
        </w:r>
      </w:ins>
      <w:ins w:id="30" w:author="Kieran Boyle" w:date="2021-04-25T10:49:00Z">
        <w:r w:rsidR="009E64BD">
          <w:rPr>
            <w:sz w:val="24"/>
            <w:szCs w:val="24"/>
          </w:rPr>
          <w:t>Arduino</w:t>
        </w:r>
      </w:ins>
      <w:ins w:id="31" w:author="Kieran Boyle" w:date="2021-04-25T10:44:00Z">
        <w:r w:rsidR="00045E33">
          <w:rPr>
            <w:sz w:val="24"/>
            <w:szCs w:val="24"/>
          </w:rPr>
          <w:t xml:space="preserve"> security </w:t>
        </w:r>
        <w:r w:rsidR="00CA368D">
          <w:rPr>
            <w:sz w:val="24"/>
            <w:szCs w:val="24"/>
          </w:rPr>
          <w:t xml:space="preserve">primer </w:t>
        </w:r>
      </w:ins>
      <w:ins w:id="32" w:author="Kieran Boyle" w:date="2021-04-25T10:45:00Z">
        <w:r w:rsidR="00A40AFF">
          <w:rPr>
            <w:sz w:val="24"/>
            <w:szCs w:val="24"/>
          </w:rPr>
          <w:t>wh</w:t>
        </w:r>
      </w:ins>
      <w:ins w:id="33" w:author="Kieran Boyle" w:date="2021-04-25T10:46:00Z">
        <w:r w:rsidR="00A40AFF">
          <w:rPr>
            <w:sz w:val="24"/>
            <w:szCs w:val="24"/>
          </w:rPr>
          <w:t xml:space="preserve">ich </w:t>
        </w:r>
        <w:r w:rsidR="00987B98">
          <w:rPr>
            <w:sz w:val="24"/>
            <w:szCs w:val="24"/>
          </w:rPr>
          <w:t xml:space="preserve">gives access to the </w:t>
        </w:r>
      </w:ins>
      <w:ins w:id="34" w:author="Kieran Boyle" w:date="2021-04-25T10:49:00Z">
        <w:r w:rsidR="009E64BD">
          <w:rPr>
            <w:sz w:val="24"/>
            <w:szCs w:val="24"/>
          </w:rPr>
          <w:t>Arduino</w:t>
        </w:r>
      </w:ins>
      <w:ins w:id="35" w:author="Kieran Boyle" w:date="2021-04-25T10:46:00Z">
        <w:r w:rsidR="00987B98">
          <w:rPr>
            <w:sz w:val="24"/>
            <w:szCs w:val="24"/>
          </w:rPr>
          <w:t xml:space="preserve"> iot cloud, this allows you to store code</w:t>
        </w:r>
      </w:ins>
      <w:ins w:id="36" w:author="Kieran Boyle" w:date="2021-04-25T10:47:00Z">
        <w:r w:rsidR="00565E24">
          <w:rPr>
            <w:sz w:val="24"/>
            <w:szCs w:val="24"/>
          </w:rPr>
          <w:t>. The security primer</w:t>
        </w:r>
      </w:ins>
      <w:ins w:id="37" w:author="Kieran Boyle" w:date="2021-04-25T10:48:00Z">
        <w:r w:rsidR="00565E24">
          <w:rPr>
            <w:sz w:val="24"/>
            <w:szCs w:val="24"/>
          </w:rPr>
          <w:t xml:space="preserve"> </w:t>
        </w:r>
        <w:r w:rsidR="000E37EB">
          <w:rPr>
            <w:sz w:val="24"/>
            <w:szCs w:val="24"/>
          </w:rPr>
          <w:t xml:space="preserve">requires a hardware </w:t>
        </w:r>
      </w:ins>
      <w:ins w:id="38" w:author="Kieran Boyle" w:date="2021-04-25T10:49:00Z">
        <w:r w:rsidR="00226204">
          <w:rPr>
            <w:sz w:val="24"/>
            <w:szCs w:val="24"/>
          </w:rPr>
          <w:t>element</w:t>
        </w:r>
      </w:ins>
      <w:ins w:id="39" w:author="Kieran Boyle" w:date="2021-04-25T10:48:00Z">
        <w:r w:rsidR="000E37EB">
          <w:rPr>
            <w:sz w:val="24"/>
            <w:szCs w:val="24"/>
          </w:rPr>
          <w:t xml:space="preserve"> </w:t>
        </w:r>
        <w:r w:rsidR="00226204">
          <w:rPr>
            <w:sz w:val="24"/>
            <w:szCs w:val="24"/>
          </w:rPr>
          <w:t xml:space="preserve">to guarantee </w:t>
        </w:r>
      </w:ins>
      <w:ins w:id="40" w:author="Kieran Boyle" w:date="2021-04-25T10:49:00Z">
        <w:r w:rsidR="00226204">
          <w:rPr>
            <w:sz w:val="24"/>
            <w:szCs w:val="24"/>
          </w:rPr>
          <w:t xml:space="preserve">authenticity and </w:t>
        </w:r>
        <w:r w:rsidR="009E64BD">
          <w:rPr>
            <w:sz w:val="24"/>
            <w:szCs w:val="24"/>
          </w:rPr>
          <w:t>confidentiality</w:t>
        </w:r>
      </w:ins>
      <w:ins w:id="41" w:author="Kieran Boyle" w:date="2021-04-25T10:56:00Z">
        <w:r w:rsidR="00F258CB">
          <w:rPr>
            <w:sz w:val="24"/>
            <w:szCs w:val="24"/>
          </w:rPr>
          <w:t xml:space="preserve"> and </w:t>
        </w:r>
      </w:ins>
      <w:ins w:id="42" w:author="Kieran Boyle" w:date="2021-04-25T10:57:00Z">
        <w:r w:rsidR="00F258CB">
          <w:rPr>
            <w:sz w:val="24"/>
            <w:szCs w:val="24"/>
          </w:rPr>
          <w:t>provides two further elements</w:t>
        </w:r>
      </w:ins>
      <w:ins w:id="43" w:author="Kieran Boyle" w:date="2021-04-25T10:50:00Z">
        <w:r w:rsidR="009E64BD">
          <w:rPr>
            <w:sz w:val="24"/>
            <w:szCs w:val="24"/>
          </w:rPr>
          <w:t xml:space="preserve">. </w:t>
        </w:r>
      </w:ins>
      <w:ins w:id="44" w:author="Kieran Boyle" w:date="2021-04-25T10:53:00Z">
        <w:r w:rsidR="005F75E3">
          <w:rPr>
            <w:sz w:val="24"/>
            <w:szCs w:val="24"/>
          </w:rPr>
          <w:t>Unfortunately,</w:t>
        </w:r>
      </w:ins>
      <w:ins w:id="45" w:author="Kieran Boyle" w:date="2021-04-25T10:51:00Z">
        <w:r w:rsidR="00133A7C">
          <w:rPr>
            <w:sz w:val="24"/>
            <w:szCs w:val="24"/>
          </w:rPr>
          <w:t xml:space="preserve"> this requires </w:t>
        </w:r>
      </w:ins>
      <w:ins w:id="46" w:author="Kieran Boyle" w:date="2021-04-25T10:52:00Z">
        <w:r w:rsidR="00056704">
          <w:rPr>
            <w:sz w:val="24"/>
            <w:szCs w:val="24"/>
          </w:rPr>
          <w:t xml:space="preserve">an upgrade to a premium account as the </w:t>
        </w:r>
      </w:ins>
      <w:ins w:id="47" w:author="Kieran Boyle" w:date="2021-04-25T10:53:00Z">
        <w:r w:rsidR="005F75E3">
          <w:rPr>
            <w:sz w:val="24"/>
            <w:szCs w:val="24"/>
          </w:rPr>
          <w:t>Arduino</w:t>
        </w:r>
      </w:ins>
      <w:ins w:id="48" w:author="Kieran Boyle" w:date="2021-04-25T10:52:00Z">
        <w:r w:rsidR="00056704">
          <w:rPr>
            <w:sz w:val="24"/>
            <w:szCs w:val="24"/>
          </w:rPr>
          <w:t xml:space="preserve"> </w:t>
        </w:r>
      </w:ins>
      <w:ins w:id="49" w:author="Kieran Boyle" w:date="2021-04-25T10:53:00Z">
        <w:r w:rsidR="005F75E3">
          <w:rPr>
            <w:sz w:val="24"/>
            <w:szCs w:val="24"/>
          </w:rPr>
          <w:t>Yun</w:t>
        </w:r>
      </w:ins>
      <w:ins w:id="50" w:author="Kieran Boyle" w:date="2021-04-25T10:52:00Z">
        <w:r w:rsidR="00056704">
          <w:rPr>
            <w:sz w:val="24"/>
            <w:szCs w:val="24"/>
          </w:rPr>
          <w:t xml:space="preserve"> is not </w:t>
        </w:r>
      </w:ins>
      <w:ins w:id="51" w:author="Kieran Boyle" w:date="2021-04-25T10:53:00Z">
        <w:r w:rsidR="005F75E3">
          <w:rPr>
            <w:sz w:val="24"/>
            <w:szCs w:val="24"/>
          </w:rPr>
          <w:t>compatible with a basic account.</w:t>
        </w:r>
      </w:ins>
      <w:ins w:id="52" w:author="Kieran Boyle" w:date="2021-04-25T10:51:00Z">
        <w:r w:rsidR="00BF38AE">
          <w:rPr>
            <w:sz w:val="24"/>
            <w:szCs w:val="24"/>
          </w:rPr>
          <w:t xml:space="preserve"> </w:t>
        </w:r>
      </w:ins>
      <w:ins w:id="53" w:author="Kieran Boyle" w:date="2021-04-25T10:50:00Z">
        <w:r w:rsidR="009E64BD">
          <w:rPr>
            <w:sz w:val="24"/>
            <w:szCs w:val="24"/>
          </w:rPr>
          <w:t xml:space="preserve"> </w:t>
        </w:r>
      </w:ins>
      <w:del w:id="54" w:author="Kieran Boyle" w:date="2021-04-25T08:26:00Z">
        <w:r w:rsidR="00725AE6" w:rsidRPr="002B5528" w:rsidDel="0082607C">
          <w:rPr>
            <w:sz w:val="24"/>
            <w:szCs w:val="24"/>
          </w:rPr>
          <w:delText>and peace of mind it would be a good idea to have regular authentication so we you know any devices on your network are trusted devices you can communicate with and that any communication is private.</w:delText>
        </w:r>
      </w:del>
      <w:r w:rsidR="00725AE6" w:rsidRPr="002B5528">
        <w:rPr>
          <w:sz w:val="24"/>
          <w:szCs w:val="24"/>
        </w:rPr>
        <w:t xml:space="preserve">  </w:t>
      </w:r>
      <w:r w:rsidR="00F417C3" w:rsidRPr="002B5528">
        <w:rPr>
          <w:sz w:val="24"/>
          <w:szCs w:val="24"/>
        </w:rPr>
        <w:t xml:space="preserve">The next step I would introduce to avoid any physical security breaches such as resetting to default factory settings by pressing the WLAN RST button for longer than thirty seconds. To avoid </w:t>
      </w:r>
      <w:del w:id="55" w:author="Kieran Boyle" w:date="2021-04-25T08:25:00Z">
        <w:r w:rsidR="00F417C3" w:rsidRPr="002B5528" w:rsidDel="00270B66">
          <w:rPr>
            <w:sz w:val="24"/>
            <w:szCs w:val="24"/>
          </w:rPr>
          <w:delText>this</w:delText>
        </w:r>
      </w:del>
      <w:ins w:id="56" w:author="Kieran Boyle" w:date="2021-04-25T08:25:00Z">
        <w:r w:rsidR="00270B66" w:rsidRPr="002B5528">
          <w:rPr>
            <w:sz w:val="24"/>
            <w:szCs w:val="24"/>
          </w:rPr>
          <w:t>this,</w:t>
        </w:r>
      </w:ins>
      <w:r w:rsidR="00F417C3" w:rsidRPr="002B5528">
        <w:rPr>
          <w:sz w:val="24"/>
          <w:szCs w:val="24"/>
        </w:rPr>
        <w:t xml:space="preserve"> I would </w:t>
      </w:r>
      <w:r w:rsidR="002B5528" w:rsidRPr="002B5528">
        <w:rPr>
          <w:sz w:val="24"/>
          <w:szCs w:val="24"/>
        </w:rPr>
        <w:t xml:space="preserve">place the Arduino </w:t>
      </w:r>
      <w:del w:id="57" w:author="Kieran Boyle" w:date="2021-04-25T08:25:00Z">
        <w:r w:rsidR="002B5528" w:rsidRPr="002B5528" w:rsidDel="00270B66">
          <w:rPr>
            <w:sz w:val="24"/>
            <w:szCs w:val="24"/>
          </w:rPr>
          <w:delText>yun</w:delText>
        </w:r>
      </w:del>
      <w:ins w:id="58" w:author="Kieran Boyle" w:date="2021-04-25T08:25:00Z">
        <w:r w:rsidR="00270B66" w:rsidRPr="002B5528">
          <w:rPr>
            <w:sz w:val="24"/>
            <w:szCs w:val="24"/>
          </w:rPr>
          <w:t>Yun</w:t>
        </w:r>
      </w:ins>
      <w:r w:rsidR="002B5528" w:rsidRPr="002B5528">
        <w:rPr>
          <w:sz w:val="24"/>
          <w:szCs w:val="24"/>
        </w:rPr>
        <w:t xml:space="preserve"> itself in the box pictured below then I would place it in a larger box secured with a lock to avoid any unauthorised access other than the user themselves.</w:t>
      </w:r>
      <w:ins w:id="59" w:author="Kieran Boyle" w:date="2021-04-25T11:30:00Z">
        <w:r w:rsidR="00343CBA">
          <w:rPr>
            <w:sz w:val="24"/>
            <w:szCs w:val="24"/>
          </w:rPr>
          <w:t xml:space="preserve"> </w:t>
        </w:r>
      </w:ins>
      <w:ins w:id="60" w:author="Kieran Boyle" w:date="2021-04-25T11:31:00Z">
        <w:r w:rsidR="00D05486">
          <w:rPr>
            <w:sz w:val="24"/>
            <w:szCs w:val="24"/>
          </w:rPr>
          <w:t xml:space="preserve">For the </w:t>
        </w:r>
        <w:r w:rsidR="004E593E">
          <w:rPr>
            <w:sz w:val="24"/>
            <w:szCs w:val="24"/>
          </w:rPr>
          <w:t xml:space="preserve">project two as we are using a smart </w:t>
        </w:r>
      </w:ins>
      <w:ins w:id="61" w:author="Kieran Boyle" w:date="2021-04-25T16:19:00Z">
        <w:r w:rsidR="00EB4E10">
          <w:rPr>
            <w:sz w:val="24"/>
            <w:szCs w:val="24"/>
          </w:rPr>
          <w:t>bulb,</w:t>
        </w:r>
      </w:ins>
      <w:ins w:id="62" w:author="Kieran Boyle" w:date="2021-04-25T11:32:00Z">
        <w:r w:rsidR="004E593E">
          <w:rPr>
            <w:sz w:val="24"/>
            <w:szCs w:val="24"/>
          </w:rPr>
          <w:t xml:space="preserve"> we are required to make commands across the internet it is very important that we use secure protocols. </w:t>
        </w:r>
      </w:ins>
      <w:ins w:id="63" w:author="Kieran Boyle" w:date="2021-04-25T11:33:00Z">
        <w:r w:rsidR="00DE7809">
          <w:rPr>
            <w:sz w:val="24"/>
            <w:szCs w:val="24"/>
          </w:rPr>
          <w:t xml:space="preserve">As previously mentioned in project one it is just as important that we change all default passwords. </w:t>
        </w:r>
      </w:ins>
      <w:ins w:id="64" w:author="Kieran Boyle" w:date="2021-04-25T16:19:00Z">
        <w:r w:rsidR="00C95433">
          <w:rPr>
            <w:sz w:val="24"/>
            <w:szCs w:val="24"/>
          </w:rPr>
          <w:t xml:space="preserve">As the smart bulb is controlled by ifft </w:t>
        </w:r>
      </w:ins>
      <w:ins w:id="65" w:author="Kieran Boyle" w:date="2021-04-25T16:20:00Z">
        <w:r w:rsidR="002F129F">
          <w:rPr>
            <w:sz w:val="24"/>
            <w:szCs w:val="24"/>
          </w:rPr>
          <w:t xml:space="preserve">for added security it would be best to use the correct protocols </w:t>
        </w:r>
      </w:ins>
      <w:ins w:id="66" w:author="Kieran Boyle" w:date="2021-04-25T16:23:00Z">
        <w:r w:rsidR="00BA0771">
          <w:rPr>
            <w:sz w:val="24"/>
            <w:szCs w:val="24"/>
          </w:rPr>
          <w:t>and a</w:t>
        </w:r>
      </w:ins>
      <w:ins w:id="67" w:author="Kieran Boyle" w:date="2021-04-25T16:21:00Z">
        <w:r w:rsidR="00FA5EE1">
          <w:rPr>
            <w:sz w:val="24"/>
            <w:szCs w:val="24"/>
          </w:rPr>
          <w:t xml:space="preserve"> strong iffft password for your account</w:t>
        </w:r>
      </w:ins>
      <w:ins w:id="68" w:author="Kieran Boyle" w:date="2021-04-25T16:22:00Z">
        <w:r w:rsidR="003475D8">
          <w:rPr>
            <w:sz w:val="24"/>
            <w:szCs w:val="24"/>
          </w:rPr>
          <w:t xml:space="preserve">. It would be best to register with </w:t>
        </w:r>
        <w:r w:rsidR="0079574F">
          <w:rPr>
            <w:sz w:val="24"/>
            <w:szCs w:val="24"/>
          </w:rPr>
          <w:t xml:space="preserve">your google or apple </w:t>
        </w:r>
        <w:r w:rsidR="0079574F">
          <w:rPr>
            <w:sz w:val="24"/>
            <w:szCs w:val="24"/>
          </w:rPr>
          <w:lastRenderedPageBreak/>
          <w:t xml:space="preserve">account as this would inform you of any log in or activity on your account and </w:t>
        </w:r>
        <w:r w:rsidR="00EB6152">
          <w:rPr>
            <w:sz w:val="24"/>
            <w:szCs w:val="24"/>
          </w:rPr>
          <w:t xml:space="preserve">may even </w:t>
        </w:r>
      </w:ins>
      <w:ins w:id="69" w:author="Kieran Boyle" w:date="2021-04-25T16:23:00Z">
        <w:r w:rsidR="00EB6152">
          <w:rPr>
            <w:sz w:val="24"/>
            <w:szCs w:val="24"/>
          </w:rPr>
          <w:t xml:space="preserve">need authentication to access the account. </w:t>
        </w:r>
      </w:ins>
      <w:ins w:id="70" w:author="Kieran Boyle" w:date="2021-04-26T18:28:00Z">
        <w:r w:rsidR="00670211">
          <w:rPr>
            <w:sz w:val="24"/>
            <w:szCs w:val="24"/>
          </w:rPr>
          <w:t xml:space="preserve"> Now that we have thes</w:t>
        </w:r>
      </w:ins>
      <w:ins w:id="71" w:author="Kieran Boyle" w:date="2021-04-26T18:29:00Z">
        <w:r w:rsidR="00670211">
          <w:rPr>
            <w:sz w:val="24"/>
            <w:szCs w:val="24"/>
          </w:rPr>
          <w:t>e new steps in place we would be more confident with the security of our project</w:t>
        </w:r>
        <w:r w:rsidR="00C1608E">
          <w:rPr>
            <w:sz w:val="24"/>
            <w:szCs w:val="24"/>
          </w:rPr>
          <w:t xml:space="preserve">. Further security be added </w:t>
        </w:r>
        <w:r w:rsidR="00D333DC">
          <w:rPr>
            <w:sz w:val="24"/>
            <w:szCs w:val="24"/>
          </w:rPr>
          <w:t xml:space="preserve">in the future </w:t>
        </w:r>
      </w:ins>
      <w:ins w:id="72" w:author="Kieran Boyle" w:date="2021-04-26T18:30:00Z">
        <w:r w:rsidR="00D333DC">
          <w:rPr>
            <w:sz w:val="24"/>
            <w:szCs w:val="24"/>
          </w:rPr>
          <w:t xml:space="preserve">but we are confident that the further security we have added </w:t>
        </w:r>
        <w:r w:rsidR="005E0B01">
          <w:rPr>
            <w:sz w:val="24"/>
            <w:szCs w:val="24"/>
          </w:rPr>
          <w:t>is definitely a setp up from the security we had in project one.</w:t>
        </w:r>
      </w:ins>
    </w:p>
    <w:p w14:paraId="4D6AC04F" w14:textId="25913F93" w:rsidR="00F417C3" w:rsidRPr="002B5528" w:rsidRDefault="002B5528" w:rsidP="004E563D">
      <w:pPr>
        <w:rPr>
          <w:rFonts w:cstheme="minorHAnsi"/>
          <w:sz w:val="24"/>
          <w:szCs w:val="24"/>
        </w:rPr>
      </w:pPr>
      <w:r w:rsidRPr="002B5528">
        <w:rPr>
          <w:rFonts w:cstheme="minorHAnsi"/>
          <w:sz w:val="24"/>
          <w:szCs w:val="24"/>
        </w:rPr>
        <w:t xml:space="preserve">Example cases for physical security </w:t>
      </w:r>
    </w:p>
    <w:p w14:paraId="751DB790" w14:textId="1748A3B1" w:rsidR="00F417C3" w:rsidRDefault="00F417C3" w:rsidP="004E563D">
      <w:pPr>
        <w:rPr>
          <w:rFonts w:cstheme="minorHAnsi"/>
        </w:rPr>
      </w:pPr>
      <w:r w:rsidRPr="00F417C3">
        <w:rPr>
          <w:noProof/>
        </w:rPr>
        <w:drawing>
          <wp:inline distT="0" distB="0" distL="0" distR="0" wp14:anchorId="76E088AA" wp14:editId="234514B9">
            <wp:extent cx="1657350" cy="1107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69913" cy="111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  <w:r w:rsidRPr="00F417C3">
        <w:rPr>
          <w:noProof/>
        </w:rPr>
        <w:drawing>
          <wp:inline distT="0" distB="0" distL="0" distR="0" wp14:anchorId="474D41D2" wp14:editId="6918378C">
            <wp:extent cx="1725157" cy="115252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59922" cy="117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528" w:rsidRPr="002B5528">
        <w:rPr>
          <w:noProof/>
        </w:rPr>
        <w:drawing>
          <wp:inline distT="0" distB="0" distL="0" distR="0" wp14:anchorId="58BC6DEE" wp14:editId="68B69B9F">
            <wp:extent cx="2268077" cy="1209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9182" cy="122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7235" w14:textId="407D1CE5" w:rsidR="00F417C3" w:rsidRDefault="00F417C3" w:rsidP="004E563D">
      <w:pPr>
        <w:rPr>
          <w:rFonts w:cstheme="minorHAnsi"/>
        </w:rPr>
      </w:pPr>
    </w:p>
    <w:p w14:paraId="1ACA59E1" w14:textId="5FE6DAA9" w:rsidR="002B5528" w:rsidRDefault="002B5528" w:rsidP="004E563D">
      <w:pPr>
        <w:rPr>
          <w:rFonts w:cstheme="minorHAnsi"/>
        </w:rPr>
      </w:pPr>
    </w:p>
    <w:p w14:paraId="365F8200" w14:textId="090B1677" w:rsidR="002B5528" w:rsidRDefault="002B5528" w:rsidP="004E563D">
      <w:pPr>
        <w:rPr>
          <w:rFonts w:cstheme="minorHAnsi"/>
        </w:rPr>
      </w:pPr>
    </w:p>
    <w:p w14:paraId="09698C41" w14:textId="313655DB" w:rsidR="002B5528" w:rsidRDefault="002B5528" w:rsidP="004E563D">
      <w:pPr>
        <w:rPr>
          <w:rFonts w:cstheme="minorHAnsi"/>
        </w:rPr>
      </w:pPr>
    </w:p>
    <w:p w14:paraId="0C888DE6" w14:textId="77777777" w:rsidR="002B5528" w:rsidRDefault="002B5528" w:rsidP="004E563D">
      <w:pPr>
        <w:rPr>
          <w:rFonts w:cstheme="minorHAnsi"/>
        </w:rPr>
      </w:pPr>
    </w:p>
    <w:p w14:paraId="3E8C3F8C" w14:textId="77777777" w:rsidR="002B5528" w:rsidRDefault="002B5528" w:rsidP="004E563D">
      <w:pPr>
        <w:rPr>
          <w:rFonts w:cstheme="minorHAnsi"/>
        </w:rPr>
      </w:pPr>
    </w:p>
    <w:p w14:paraId="25338C90" w14:textId="290E93A0" w:rsidR="002B5528" w:rsidRPr="002B5528" w:rsidRDefault="002B5528" w:rsidP="004E563D">
      <w:pPr>
        <w:rPr>
          <w:rFonts w:cstheme="minorHAnsi"/>
          <w:sz w:val="24"/>
          <w:szCs w:val="24"/>
          <w:u w:val="single"/>
        </w:rPr>
      </w:pPr>
      <w:r w:rsidRPr="002B5528">
        <w:rPr>
          <w:rFonts w:cstheme="minorHAnsi"/>
          <w:sz w:val="24"/>
          <w:szCs w:val="24"/>
          <w:u w:val="single"/>
        </w:rPr>
        <w:t>References:</w:t>
      </w:r>
    </w:p>
    <w:p w14:paraId="4DD18014" w14:textId="21D82542" w:rsidR="007065BC" w:rsidRDefault="005E0B01" w:rsidP="004E563D">
      <w:pPr>
        <w:rPr>
          <w:rFonts w:cstheme="minorHAnsi"/>
        </w:rPr>
      </w:pPr>
      <w:hyperlink r:id="rId7" w:history="1">
        <w:r w:rsidR="002B5528" w:rsidRPr="004F7310">
          <w:rPr>
            <w:rStyle w:val="Hyperlink"/>
            <w:rFonts w:cstheme="minorHAnsi"/>
          </w:rPr>
          <w:t>https://docs.google.com/forms/d/e/1FAIpQLSflkD2mEYdRsqyPBUQxaViIpyXmHT5KD8856fzpqEnpT3sRrA/viewform?c=0&amp;w=1</w:t>
        </w:r>
      </w:hyperlink>
    </w:p>
    <w:p w14:paraId="0E52AD31" w14:textId="6ADD8A87" w:rsidR="00F417C3" w:rsidRDefault="005E0B01" w:rsidP="004E563D">
      <w:pPr>
        <w:rPr>
          <w:rFonts w:cstheme="minorHAnsi"/>
        </w:rPr>
      </w:pPr>
      <w:hyperlink r:id="rId8" w:history="1">
        <w:r w:rsidR="00F417C3" w:rsidRPr="004F7310">
          <w:rPr>
            <w:rStyle w:val="Hyperlink"/>
            <w:rFonts w:cstheme="minorHAnsi"/>
          </w:rPr>
          <w:t>https://blog.arduino.cc/2020/07/02/arduino-security-primer/</w:t>
        </w:r>
      </w:hyperlink>
    </w:p>
    <w:p w14:paraId="6E4D4B85" w14:textId="77777777" w:rsidR="00F417C3" w:rsidRDefault="00F417C3" w:rsidP="004E563D">
      <w:pPr>
        <w:rPr>
          <w:rFonts w:cstheme="minorHAnsi"/>
        </w:rPr>
      </w:pPr>
    </w:p>
    <w:p w14:paraId="0FE0A8A8" w14:textId="384E1958" w:rsidR="007065BC" w:rsidRDefault="00BE503B" w:rsidP="004E563D">
      <w:pPr>
        <w:rPr>
          <w:rFonts w:cstheme="minorHAnsi"/>
        </w:rPr>
      </w:pPr>
      <w:r>
        <w:rPr>
          <w:rFonts w:cstheme="minorHAnsi"/>
        </w:rPr>
        <w:t>Passpord protect wifi with difficult password</w:t>
      </w:r>
    </w:p>
    <w:p w14:paraId="272F27CD" w14:textId="542FE2BD" w:rsidR="00BE503B" w:rsidRDefault="00BE503B" w:rsidP="004E563D">
      <w:pPr>
        <w:rPr>
          <w:rFonts w:cstheme="minorHAnsi"/>
        </w:rPr>
      </w:pPr>
      <w:r>
        <w:rPr>
          <w:rFonts w:cstheme="minorHAnsi"/>
        </w:rPr>
        <w:t xml:space="preserve">Password protect Arduino </w:t>
      </w:r>
      <w:r w:rsidR="00006C04">
        <w:rPr>
          <w:rFonts w:cstheme="minorHAnsi"/>
        </w:rPr>
        <w:t>yun</w:t>
      </w:r>
    </w:p>
    <w:p w14:paraId="4C1A4021" w14:textId="50FE467E" w:rsidR="00006C04" w:rsidRDefault="00ED30BD" w:rsidP="004E563D">
      <w:pPr>
        <w:rPr>
          <w:rFonts w:cstheme="minorHAnsi"/>
        </w:rPr>
      </w:pPr>
      <w:r>
        <w:rPr>
          <w:rFonts w:cstheme="minorHAnsi"/>
        </w:rPr>
        <w:t>Encrypt passwords if possible</w:t>
      </w:r>
    </w:p>
    <w:p w14:paraId="45E31EAC" w14:textId="72C722AF" w:rsidR="00ED30BD" w:rsidRPr="00D101BD" w:rsidRDefault="00ED30BD" w:rsidP="004E563D">
      <w:pPr>
        <w:rPr>
          <w:rFonts w:cstheme="minorHAnsi"/>
        </w:rPr>
      </w:pPr>
      <w:r>
        <w:rPr>
          <w:rFonts w:cstheme="minorHAnsi"/>
        </w:rPr>
        <w:t>Outside protect a box or case for the Arduino and components.</w:t>
      </w:r>
    </w:p>
    <w:p w14:paraId="2CF42B0B" w14:textId="77777777" w:rsidR="00A25881" w:rsidRPr="008E2C7F" w:rsidRDefault="00A25881" w:rsidP="004E563D">
      <w:pPr>
        <w:rPr>
          <w:rFonts w:cstheme="minorHAnsi"/>
          <w:b/>
          <w:bCs/>
          <w:sz w:val="32"/>
          <w:szCs w:val="32"/>
          <w:u w:val="single"/>
        </w:rPr>
      </w:pPr>
    </w:p>
    <w:sectPr w:rsidR="00A25881" w:rsidRPr="008E2C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ieran Boyle">
    <w15:presenceInfo w15:providerId="AD" w15:userId="S::S00213956@mail.itsligo.ie::559635f6-122a-4b15-a809-8a80109b741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2CE"/>
    <w:rsid w:val="000053AE"/>
    <w:rsid w:val="00006C04"/>
    <w:rsid w:val="00045E33"/>
    <w:rsid w:val="00056704"/>
    <w:rsid w:val="00062EA0"/>
    <w:rsid w:val="000B3559"/>
    <w:rsid w:val="000C3413"/>
    <w:rsid w:val="000E37EB"/>
    <w:rsid w:val="001244C4"/>
    <w:rsid w:val="00133A7C"/>
    <w:rsid w:val="001867CE"/>
    <w:rsid w:val="00206D85"/>
    <w:rsid w:val="00226204"/>
    <w:rsid w:val="00243131"/>
    <w:rsid w:val="0026379D"/>
    <w:rsid w:val="00266084"/>
    <w:rsid w:val="00270B66"/>
    <w:rsid w:val="00282087"/>
    <w:rsid w:val="002B5528"/>
    <w:rsid w:val="002F129F"/>
    <w:rsid w:val="003115DD"/>
    <w:rsid w:val="00343CBA"/>
    <w:rsid w:val="003475D8"/>
    <w:rsid w:val="0039508D"/>
    <w:rsid w:val="003C6FA0"/>
    <w:rsid w:val="00411249"/>
    <w:rsid w:val="00417F91"/>
    <w:rsid w:val="004D2E0B"/>
    <w:rsid w:val="004E563D"/>
    <w:rsid w:val="004E593E"/>
    <w:rsid w:val="004F1B7F"/>
    <w:rsid w:val="00502F2D"/>
    <w:rsid w:val="00565E24"/>
    <w:rsid w:val="00597C4C"/>
    <w:rsid w:val="005E0B01"/>
    <w:rsid w:val="005F75E3"/>
    <w:rsid w:val="00637998"/>
    <w:rsid w:val="00670211"/>
    <w:rsid w:val="006A24DA"/>
    <w:rsid w:val="006E1245"/>
    <w:rsid w:val="006F4558"/>
    <w:rsid w:val="007065BC"/>
    <w:rsid w:val="00725AE6"/>
    <w:rsid w:val="007572CE"/>
    <w:rsid w:val="00765990"/>
    <w:rsid w:val="0079574F"/>
    <w:rsid w:val="007E6C1F"/>
    <w:rsid w:val="0082607C"/>
    <w:rsid w:val="00897779"/>
    <w:rsid w:val="008A3458"/>
    <w:rsid w:val="008B05C0"/>
    <w:rsid w:val="008E2C7F"/>
    <w:rsid w:val="0095364D"/>
    <w:rsid w:val="00987B98"/>
    <w:rsid w:val="009A09E3"/>
    <w:rsid w:val="009C1D66"/>
    <w:rsid w:val="009E64BD"/>
    <w:rsid w:val="00A25881"/>
    <w:rsid w:val="00A40AFF"/>
    <w:rsid w:val="00AB64B0"/>
    <w:rsid w:val="00AC2EE8"/>
    <w:rsid w:val="00AC76D7"/>
    <w:rsid w:val="00AE16B7"/>
    <w:rsid w:val="00B10290"/>
    <w:rsid w:val="00B45BA6"/>
    <w:rsid w:val="00B526EA"/>
    <w:rsid w:val="00B64A4A"/>
    <w:rsid w:val="00BA0771"/>
    <w:rsid w:val="00BE503B"/>
    <w:rsid w:val="00BF1797"/>
    <w:rsid w:val="00BF38AE"/>
    <w:rsid w:val="00C1608E"/>
    <w:rsid w:val="00C95433"/>
    <w:rsid w:val="00CA368D"/>
    <w:rsid w:val="00D046E2"/>
    <w:rsid w:val="00D05486"/>
    <w:rsid w:val="00D101BD"/>
    <w:rsid w:val="00D333DC"/>
    <w:rsid w:val="00DE7809"/>
    <w:rsid w:val="00E350A0"/>
    <w:rsid w:val="00EB4A77"/>
    <w:rsid w:val="00EB4E10"/>
    <w:rsid w:val="00EB6152"/>
    <w:rsid w:val="00ED30BD"/>
    <w:rsid w:val="00F258CB"/>
    <w:rsid w:val="00F3464B"/>
    <w:rsid w:val="00F417C3"/>
    <w:rsid w:val="00F81386"/>
    <w:rsid w:val="00F9256F"/>
    <w:rsid w:val="00FA5EE1"/>
    <w:rsid w:val="00FE3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4208E"/>
  <w15:chartTrackingRefBased/>
  <w15:docId w15:val="{18F14F9A-2105-436B-9B68-55EDC81EE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17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17C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5528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2E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2E0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arduino.cc/2020/07/02/arduino-security-primer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docs.google.com/forms/d/e/1FAIpQLSflkD2mEYdRsqyPBUQxaViIpyXmHT5KD8856fzpqEnpT3sRrA/viewform?c=0&amp;w=1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microsoft.com/office/2011/relationships/people" Target="people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730</Words>
  <Characters>4162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Kieran Boyle</dc:creator>
  <cp:keywords/>
  <dc:description/>
  <cp:lastModifiedBy>Kieran Boyle</cp:lastModifiedBy>
  <cp:revision>18</cp:revision>
  <dcterms:created xsi:type="dcterms:W3CDTF">2021-04-25T10:27:00Z</dcterms:created>
  <dcterms:modified xsi:type="dcterms:W3CDTF">2021-04-26T17:30:00Z</dcterms:modified>
</cp:coreProperties>
</file>